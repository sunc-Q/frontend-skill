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line="300"/>
      </w:pPr>
      <w:r>
        <w:rPr>
          <w:rFonts w:ascii="Calibri" w:eastAsia="Microsoft YaHei" w:hAnsi="Calibri"/>
          <w:b/>
          <w:bCs/>
          <w:color w:val="1F3864"/>
          <w:sz w:val="44"/>
          <w:szCs w:val="44"/>
        </w:rPr>
        <w:t xml:space="preserve">Skill 演示场 · 前 11 轮有趣技能验证纪要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21"/>
          <w:szCs w:val="21"/>
        </w:rPr>
        <w:t xml:space="preserve">无人值守自动化流水线 · 内部评审用 · 数据源为本仓库 state/state.json 与各轮 output.log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20"/>
          <w:szCs w:val="20"/>
        </w:rPr>
        <w:t xml:space="preserve">生成时间：2026-09-26 11:25（本地 UTC+08）    编制：第 12 轮（docx 技能自举）</w:t>
      </w:r>
    </w:p>
    <w:p>
      <w:pPr>
        <w:pBdr>
          <w:bottom w:val="single" w:color="AAB7C4" w:sz="6"/>
        </w:pBdr>
        <w:spacing w:after="160"/>
      </w:pP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sz w:val="26"/>
          <w:szCs w:val="2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Calibri" w:eastAsia="Microsoft YaHei" w:hAnsi="Calibri"/>
          <w:i/>
          <w:iCs/>
          <w:color w:val="808080"/>
          <w:sz w:val="19"/>
          <w:szCs w:val="19"/>
        </w:rPr>
        <w:t xml:space="preserve">（目录域已写入并在打开时请求刷新；无域缓存值时 Word 显示占位提示，属预期）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1. 结论摘要</w:t>
      </w:r>
    </w:p>
    <w:p>
      <w:pPr>
        <w:spacing w:after="120" w:line="300"/>
      </w:pPr>
      <w:commentRangeStart w:id="0"/>
      <w:commentRangeStart w:id="1"/>
      <w:r>
        <w:rPr>
          <w:rFonts w:ascii="Calibri" w:eastAsia="Microsoft YaHei" w:hAnsi="Calibri"/>
          <w:sz w:val="22"/>
          <w:szCs w:val="22"/>
        </w:rPr>
        <w:t xml:space="preserve">11 轮全部产出「肉眼可见」的交付物并完成独立断言，11 个技能全部判为留用；单轮耗时中位数在 12 分钟附近，仅 build-game 一轮超出 15 分钟预算。全局副作用集中在早期来自扩展市场的 5 个技能安装，最近三轮已实现零安装复用本地技能包。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已验证技能数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11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候选技能登记数（skills_seen）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46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交付物合计体积（11 轮 demos）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7,512,695 B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本轮全局技能安装数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0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耗时口径可核轮次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10 / 11</w:t>
      </w:r>
    </w:p>
    <w:p>
      <w:pPr>
        <w:pStyle w:val="Heading1"/>
        <w:pageBreakBefore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2. 逐轮台账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20"/>
          <w:szCs w:val="20"/>
        </w:rPr>
        <w:t xml:space="preserve">「日志 PASS 计数」取自各轮 demos/&lt;run&gt;/output.log 中 PASS 字样的出现次数，是证据密度而非正确率；第 8 轮（sec-audit-cn）产物为分级审计报告，日志不使用 PASS/FAIL 记法，故计数为 0。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260"/>
        <w:gridCol w:w="1000"/>
        <w:gridCol w:w="1300"/>
        <w:gridCol w:w="180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轮次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W w:type="dxa" w:w="2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产物类型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耗时/分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日志 PASS 计数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demos 体积/B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drafter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HTML 工程图纸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18,575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ascii-project-dashboard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ASCII 终端看板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23,427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algorithmic-art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p5 生成艺术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1,030,274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SQLite-Database-Expert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SQLite FTS5 检索库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320,977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ppt-generator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PPTX 幻灯片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86,628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graphic-gif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循环 GIF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168,889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build-game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3D 网页游戏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1,054,934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sec-audit-cn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分级安全审计报告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未记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431,559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xlsx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Excel 台账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69,971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golang-testing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Go 测试 + 覆盖率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52,887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webapp-testing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端到端回归 + 真截图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4,254,574</w:t>
            </w:r>
          </w:p>
        </w:tc>
      </w:tr>
    </w:tbl>
    <w:p>
      <w:pPr>
        <w:pStyle w:val="Heading2"/>
        <w:spacing w:after="120" w:line="300"/>
      </w:pPr>
      <w:r>
        <w:rPr>
          <w:rFonts w:ascii="Calibri" w:eastAsia="Microsoft YaHei" w:hAnsi="Calibri"/>
          <w:b/>
          <w:bCs/>
          <w:color w:val="2E5496"/>
          <w:sz w:val="25"/>
          <w:szCs w:val="25"/>
        </w:rPr>
        <w:t xml:space="preserve">2.1 耗时分布</w:t>
      </w:r>
    </w:p>
    <w:p>
      <w:pPr>
        <w:spacing w:after="120" w:line="300"/>
      </w:pPr>
      <w:r>
        <w:rPr>
          <w:rFonts w:ascii="Calibri" w:eastAsia="Microsoft YaHei" w:hAnsi="Calibri"/>
          <w:sz w:val="22"/>
          <w:szCs w:val="22"/>
        </w:rPr>
        <w:t xml:space="preserve">橙色柱为超出 15 分钟预算的轮次；红色虚线为预算线。第 8 轮跨越宿主休眠，秒数未记（runs[].seconds = null）。</w:t>
      </w:r>
    </w:p>
    <w:p>
      <w:pPr>
        <w:jc w:val="center"/>
      </w:pPr>
      <w:r>
        <w:drawing>
          <wp:inline distT="0" distB="0" distL="0" distR="0">
            <wp:extent cx="4572000" cy="2028825"/>
            <wp:effectExtent t="0" r="0" b="0" l="0"/>
            <wp:docPr id="1" name="rounds-duration" descr="第 1-11 轮分钟数与 15 分钟预算线" title="单轮耗时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YaHei" w:hAnsi="Calibri"/>
          <w:i/>
          <w:iCs/>
          <w:color w:val="595959"/>
          <w:sz w:val="19"/>
          <w:szCs w:val="19"/>
        </w:rPr>
        <w:t xml:space="preserve">图 1　前 11 轮单轮耗时（分钟）· 由 chart.html 经系统 Chrome 无头 CLI 出图后嵌入</w:t>
      </w:r>
    </w:p>
    <w:p>
      <w:pPr>
        <w:pStyle w:val="Heading1"/>
        <w:pageBreakBefore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3. 交付物类型分布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网页类（自包含 HTML）3 轮：drafter 工程图纸、algorithmic-art 生成艺术、build-game 3D 游戏；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二进制办公类 3 轮：pptx、xlsx，以及本份 docx —— 至此 Word/Excel/PPT 三形态齐备；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图像与动效类 3 轮：GIF（48 帧循环）、真 PNG 截图、p5 画布下载图；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数据与结论类 2 轮：SQLite FTS5 检索库、分级安全审计报告；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纯文本类 1 轮：ASCII 终端看板 + Go 覆盖率页。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4. 选题与验证纪律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去重契约：tried[] 命中即不可再选，skills_seen[] 中 unreachable/blocked 来源不再探测；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安全闸门：执行前完整读 SKILL.md 与其引用的脚本，拒绝读取凭据、拒绝外发本地内容、写盘限制在实验目录内；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验收范式：第 10 轮确立「golden + 不变量」双变异自证，第 11 轮确立「网络卫生断言须并收服务端访问日志」；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产物判据一律现场取期望值，不写死默认值（第 11 轮纪律，本纪要的数字同样由 facts.cjs 现场实测）。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5. 风险与处置</w:t>
      </w:r>
    </w:p>
    <w:p>
      <w:pPr>
        <w:spacing w:after="120" w:line="300"/>
      </w:pPr>
      <w:commentRangeStart w:id="2"/>
      <w:r>
        <w:rPr>
          <w:rFonts w:ascii="Calibri" w:eastAsia="Microsoft YaHei" w:hAnsi="Calibri"/>
          <w:sz w:val="22"/>
          <w:szCs w:val="22"/>
        </w:rPr>
        <w:t xml:space="preserve">交付物中约九成字节为单行内联的第三方库，且产物内无可机检来源，推送后无法自证上游版本；</w:t>
      </w:r>
      <w:del w:id="9001" w:author="评审组" w:date="2026-09-26T11:20:00Z">
        <w:r>
          <w:rPr>
            <w:rFonts w:ascii="Calibri" w:eastAsia="Microsoft YaHei" w:hAnsi="Calibri"/>
            <w:sz w:val="22"/>
            <w:szCs w:val="22"/>
          </w:rPr>
          <w:delText xml:space="preserve">该缺陷由第 8 轮安全审计判为「高」，处置方式为在产物旁保留 integrity-manifest 并在下一轮补入 sha256 清单。</w:delText>
        </w:r>
      </w:del>
      <w:ins w:id="9002" w:author="评审组" w:date="2026-09-26T11:20:00Z">
        <w:r>
          <w:rPr>
            <w:rFonts w:ascii="Calibri" w:eastAsia="Microsoft YaHei" w:hAnsi="Calibri"/>
            <w:sz w:val="22"/>
            <w:szCs w:val="22"/>
          </w:rPr>
          <w:t xml:space="preserve">该缺陷由第 8 轮安全审计判为「高」（实测两条产物内联占比 97.8% 与 89.2%）；处置方式改为随包提交 integrity-manifest，把每个内联库的 npm 版本与 sha256 一起入库。</w:t>
        </w:r>
      </w:ins>
      <w:commentRangeEnd w:id="2"/>
      <w:r>
        <w:rPr>
          <w:rStyle w:val="CommentReference"/>
        </w:rPr>
        <w:commentReference w:id="2"/>
      </w:r>
    </w:p>
    <w:p>
      <w:pPr>
        <w:spacing w:after="120" w:line="300"/>
      </w:pPr>
      <w:r>
        <w:rPr>
          <w:rFonts w:ascii="Calibri" w:eastAsia="Microsoft YaHei" w:hAnsi="Calibri"/>
          <w:sz w:val="22"/>
          <w:szCs w:val="22"/>
        </w:rPr>
        <w:t xml:space="preserve">市场镜像技能包存在只搬 SKILL.md、丢 scripts 与 references 的情况，</w:t>
      </w:r>
      <w:del w:id="9003" w:author="评审组" w:date="2026-09-26T11:20:00Z">
        <w:r>
          <w:rPr>
            <w:rFonts w:ascii="Calibri" w:eastAsia="Microsoft YaHei" w:hAnsi="Calibri"/>
            <w:sz w:val="22"/>
            <w:szCs w:val="22"/>
          </w:rPr>
          <w:delText xml:space="preserve">本轮同类风险已在第 6 轮真实发生。</w:delText>
        </w:r>
      </w:del>
      <w:ins w:id="9004" w:author="评审组" w:date="2026-09-26T11:20:00Z">
        <w:r>
          <w:rPr>
            <w:rFonts w:ascii="Calibri" w:eastAsia="Microsoft YaHei" w:hAnsi="Calibri"/>
            <w:sz w:val="22"/>
            <w:szCs w:val="22"/>
          </w:rPr>
          <w:t xml:space="preserve">第 6 轮与第 12 轮各命中一次，均已把「装完先 find 核对包内文件清单」写成固定步骤。</w:t>
        </w:r>
      </w:ins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6. 决议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11 个技能全部留用，技能库不做裁剪；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后续轮次优先复用 LAB/.skills 已有技能包，避免继续扩张全局技能目录；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产物类型继续按 used_artifact_kinds 轮换，同一类型不超过约 3 次。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19"/>
          <w:szCs w:val="19"/>
        </w:rPr>
        <w:t xml:space="preserve">附：复现口径　facts.cjs 读本仓库 state/state.json 与各 demos/&lt;run&gt;/output.log；chart.html 由系统 Chrome 无头 CLI 截图为 chart.png；build.cjs 生成 base.docx；comment.py 与手工 &lt;w:ins&gt;/&lt;w:del&gt; 补丁生成终稿；校验见 output.log。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评审组" w:date="2026-09-26T03:25:23Z" w:initials="PS">
    <w:p w14:paraId="57D39F3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摘要里的 12 分钟中位数只有 10 个样本：第 8 轮 runs[].seconds 为 null，正文却写成「中位数在 12 分钟附近」。要么补齐该轮耗时，要么在表里显式标注未记。</w:t>
      </w:r>
    </w:p>
  </w:comment>
  <w:comment w:id="1" w:author="自动化值守" w:date="2026-09-26T03:25:23Z" w:initials="AU">
    <w:p w14:paraId="6C718A1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已改为现场实测：facts.cjs 直接从 state.json 取数，null 在表格中渲染为「未记」而不是补 0。</w:t>
      </w:r>
    </w:p>
  </w:comment>
  <w:comment w:id="2" w:author="评审组" w:date="2026-09-26T03:25:23Z" w:initials="PS">
    <w:p w14:paraId="1BECBC7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「约九成字节为单行内联第三方库」是第 8 轮审计的量化结论（97.8% / 89.2%），引用时请连同两个数字一起给出。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D39F38" w15:done="0"/>
  <w15:commentEx w15:paraId="6C718A1D" w15:paraIdParent="57D39F38" w15:done="0"/>
  <w15:commentEx w15:paraId="1BECBC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A96364B" w16cex:dateUtc="2026-09-26T03:25:23Z"/>
  <w16cex:commentExtensible w16cex:durableId="7091A00E" w16cex:dateUtc="2026-09-26T03:25:23Z"/>
  <w16cex:commentExtensible w16cex:durableId="55CA5861" w16cex:dateUtc="2026-09-26T03:25:2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D39F38" w16cid:durableId="1A96364B"/>
  <w16cid:commentId w16cid:paraId="6C718A1D" w16cid:durableId="7091A00E"/>
  <w16cid:commentId w16cid:paraId="1BECBC78" w16cid:durableId="55CA586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eastAsia="Microsoft YaHei" w:hAnsi="Calibri"/>
        <w:sz w:val="18"/>
        <w:szCs w:val="18"/>
      </w:rPr>
      <w:t xml:space="preserve">第 </w:t>
    </w:r>
    <w:r>
      <w:rPr>
        <w:rFonts w:ascii="Calibri" w:eastAsia="Microsoft YaHe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 w:hAnsi="Calibri"/>
        <w:sz w:val="18"/>
        <w:szCs w:val="18"/>
      </w:rPr>
      <w:t xml:space="preserve"> 页 / 共 </w:t>
    </w:r>
    <w:r>
      <w:rPr>
        <w:rFonts w:ascii="Calibri" w:eastAsia="Microsoft YaHe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eastAsia="Microsoft YaHei" w:hAnsi="Calibr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eastAsia="Microsoft YaHei" w:hAnsi="Calibri"/>
        <w:color w:val="808080"/>
        <w:sz w:val="18"/>
        <w:szCs w:val="18"/>
      </w:rPr>
      <w:t xml:space="preserve">Skill 演示场 · 内部评审纪要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pPr>
      <w:spacing w:after="0" w:line="240" w:lineRule="auto"/>
    </w:pPr>
    <w:rPr>
      <w:sz w:val="20"/>
      <w:szCs w:val="20"/>
    </w:rPr>
  </w:style>
  <w:style w:type="character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20" w:before="240"/>
    </w:pPr>
    <w:rPr>
      <w:rFonts w:ascii="Calibri" w:eastAsia="Microsoft YaHe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eastAsia="Microsoft YaHe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eastAsia="Microsoft YaHe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be01c9714b3bb1e69055c77c9cad1ac365790d.png"/><Relationship Id="rId10" Type="http://schemas.openxmlformats.org/officeDocument/2006/relationships/fontTable" Target="fontTable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演示场 · 前 11 轮验证纪要</dc:title>
  <dc:creator>Skill 演示场评审组</dc:creator>
  <dc:description>Generated by the docx skill during the 12th showcase round</dc:description>
  <cp:lastModifiedBy>Un-named</cp:lastModifiedBy>
  <cp:revision>1</cp:revision>
  <dcterms:created xsi:type="dcterms:W3CDTF">2026-09-26T03:25:21.340Z</dcterms:created>
  <dcterms:modified xsi:type="dcterms:W3CDTF">2026-09-26T03:25:21.341Z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